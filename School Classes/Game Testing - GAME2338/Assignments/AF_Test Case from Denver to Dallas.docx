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Case ID: __________AF_TC002_______________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Case Name: ________Book Flight from Denver to Dallas_____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Component: ___Orbitz Flight Booking_____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Case Designer: ______Alexia Flores______________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Creation Date: ______7/14/2025____________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Modified By: ____</w:t>
      </w:r>
      <w:del w:id="0" w:date="2025-07-15T11:56:47Z" w:author="Lane Pollock">
        <w:r>
          <w:rPr>
            <w:rFonts w:ascii="Tahoma" w:hAnsi="Tahoma"/>
            <w:b w:val="1"/>
            <w:bCs w:val="1"/>
            <w:sz w:val="22"/>
            <w:szCs w:val="22"/>
            <w:rtl w:val="0"/>
            <w:lang w:val="en-US"/>
          </w:rPr>
          <w:delText>7/14/2025____________</w:delText>
        </w:r>
      </w:del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Modified Date: ___7/1</w:t>
      </w:r>
      <w:ins w:id="1" w:date="2025-07-15T11:56:56Z" w:author="Lane Pollock">
        <w:r>
          <w:rPr>
            <w:rFonts w:ascii="Tahoma" w:hAnsi="Tahoma"/>
            <w:b w:val="1"/>
            <w:bCs w:val="1"/>
            <w:sz w:val="22"/>
            <w:szCs w:val="22"/>
            <w:rtl w:val="0"/>
            <w:lang w:val="en-US"/>
          </w:rPr>
          <w:t>5</w:t>
        </w:r>
      </w:ins>
      <w:del w:id="2" w:date="2025-07-15T11:56:56Z" w:author="Lane Pollock">
        <w:r>
          <w:rPr>
            <w:rFonts w:ascii="Tahoma" w:hAnsi="Tahoma"/>
            <w:b w:val="1"/>
            <w:bCs w:val="1"/>
            <w:sz w:val="22"/>
            <w:szCs w:val="22"/>
            <w:rtl w:val="0"/>
          </w:rPr>
          <w:delText>4</w:delText>
        </w:r>
      </w:del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/2025____________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Requirements Covered: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____Reg 002_______________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Description/Purpose: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____To make sure a user can</w:t>
      </w:r>
      <w:r>
        <w:rPr>
          <w:rFonts w:ascii="Tahoma" w:hAnsi="Tahoma"/>
          <w:b w:val="1"/>
          <w:bCs w:val="1"/>
          <w:caps w:val="0"/>
          <w:smallCap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book a flight from Denver to Dallas using the Orbitz website.</w:t>
      </w:r>
      <w:r>
        <w:rPr>
          <w:rFonts w:ascii="Tahoma" w:hAnsi="Tahoma"/>
          <w:sz w:val="22"/>
          <w:szCs w:val="22"/>
          <w:rtl w:val="0"/>
          <w:lang w:val="en-US"/>
        </w:rPr>
        <w:t xml:space="preserve"> </w:t>
      </w: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__________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Pre-Test Conditions: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 xml:space="preserve">__User has internet access, </w:t>
      </w:r>
      <w:r>
        <w:rPr>
          <w:rFonts w:ascii="Tahoma" w:hAnsi="Tahoma"/>
          <w:b w:val="1"/>
          <w:bCs w:val="1"/>
          <w:caps w:val="0"/>
          <w:smallCap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Orbitz is working, Browser is updated and compatible with Orbitz website.</w:t>
      </w:r>
      <w:r>
        <w:rPr>
          <w:rFonts w:ascii="Tahoma" w:hAnsi="Tahoma"/>
          <w:sz w:val="22"/>
          <w:szCs w:val="22"/>
          <w:rtl w:val="0"/>
          <w:lang w:val="en-US"/>
        </w:rPr>
        <w:t xml:space="preserve"> </w:t>
      </w: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Steps:</w:t>
      </w:r>
    </w:p>
    <w:tbl>
      <w:tblPr>
        <w:tblW w:w="863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97"/>
        <w:gridCol w:w="3229"/>
        <w:gridCol w:w="3281"/>
        <w:gridCol w:w="1623"/>
      </w:tblGrid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#</w:t>
            </w:r>
          </w:p>
        </w:tc>
        <w:tc>
          <w:tcPr>
            <w:tcW w:type="dxa" w:w="3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Description</w:t>
            </w:r>
          </w:p>
        </w:tc>
        <w:tc>
          <w:tcPr>
            <w:tcW w:type="dxa" w:w="3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Expected Result</w:t>
            </w:r>
          </w:p>
        </w:tc>
        <w:tc>
          <w:tcPr>
            <w:tcW w:type="dxa" w:w="1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Check (</w:t>
            </w:r>
            <w:r>
              <w:rPr>
                <w:rFonts w:ascii="Tahoma" w:hAnsi="Tahoma" w:hint="default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√</w:t>
            </w: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790" w:hRule="atLeast"/>
        </w:trPr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Type in the Orbitz website into your browser (</w:t>
            </w:r>
            <w:r>
              <w:rPr>
                <w:rStyle w:val="Hyperlink.0"/>
                <w:rFonts w:ascii="Tahoma" w:cs="Tahoma" w:hAnsi="Tahoma" w:eastAsia="Tahoma"/>
                <w:sz w:val="22"/>
                <w:szCs w:val="22"/>
              </w:rPr>
              <w:fldChar w:fldCharType="begin" w:fldLock="0"/>
            </w:r>
            <w:r>
              <w:rPr>
                <w:rStyle w:val="Hyperlink.0"/>
                <w:rFonts w:ascii="Tahoma" w:cs="Tahoma" w:hAnsi="Tahoma" w:eastAsia="Tahoma"/>
                <w:sz w:val="22"/>
                <w:szCs w:val="22"/>
              </w:rPr>
              <w:instrText xml:space="preserve"> HYPERLINK "https://www.orbitz.com"</w:instrText>
            </w:r>
            <w:r>
              <w:rPr>
                <w:rStyle w:val="Hyperlink.0"/>
                <w:rFonts w:ascii="Tahoma" w:cs="Tahoma" w:hAnsi="Tahoma" w:eastAsia="Tahoma"/>
                <w:sz w:val="22"/>
                <w:szCs w:val="22"/>
              </w:rPr>
              <w:fldChar w:fldCharType="separate" w:fldLock="0"/>
            </w:r>
            <w:r>
              <w:rPr>
                <w:rStyle w:val="Hyperlink.0"/>
                <w:rFonts w:ascii="Tahoma" w:hAnsi="Tahoma"/>
                <w:sz w:val="22"/>
                <w:szCs w:val="22"/>
                <w:rtl w:val="0"/>
                <w:lang w:val="en-US"/>
              </w:rPr>
              <w:t>www.orbitz.com</w:t>
            </w:r>
            <w:r>
              <w:rPr>
                <w:rFonts w:ascii="Tahoma" w:cs="Tahoma" w:hAnsi="Tahoma" w:eastAsia="Tahoma"/>
                <w:sz w:val="22"/>
                <w:szCs w:val="22"/>
              </w:rPr>
              <w:fldChar w:fldCharType="end" w:fldLock="0"/>
            </w: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3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Orbitz loads successfully</w:t>
            </w:r>
            <w:r>
              <w:rPr>
                <w:rFonts w:ascii="Tahoma" w:cs="Tahoma" w:hAnsi="Tahoma" w:eastAsia="Tahoma"/>
                <w:sz w:val="22"/>
                <w:szCs w:val="22"/>
                <w:shd w:val="nil" w:color="auto" w:fill="auto"/>
              </w:rPr>
            </w:r>
          </w:p>
        </w:tc>
        <w:tc>
          <w:tcPr>
            <w:tcW w:type="dxa" w:w="1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f9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F900"/>
                  </w14:solidFill>
                </w14:textFill>
              </w:rPr>
              <w:t>Check</w:t>
            </w:r>
          </w:p>
        </w:tc>
      </w:tr>
      <w:tr>
        <w:tblPrEx>
          <w:shd w:val="clear" w:color="auto" w:fill="cdd4e9"/>
        </w:tblPrEx>
        <w:trPr>
          <w:trHeight w:val="530" w:hRule="atLeast"/>
        </w:trPr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You will see the homepage, Select the Flights tab</w:t>
            </w:r>
          </w:p>
        </w:tc>
        <w:tc>
          <w:tcPr>
            <w:tcW w:type="dxa" w:w="3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The flights tab will open</w:t>
            </w:r>
          </w:p>
        </w:tc>
        <w:tc>
          <w:tcPr>
            <w:tcW w:type="dxa" w:w="1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f9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F900"/>
                  </w14:solidFill>
                </w14:textFill>
              </w:rPr>
              <w:t>Check</w:t>
            </w:r>
          </w:p>
        </w:tc>
      </w:tr>
      <w:tr>
        <w:tblPrEx>
          <w:shd w:val="clear" w:color="auto" w:fill="cdd4e9"/>
        </w:tblPrEx>
        <w:trPr>
          <w:trHeight w:val="1050" w:hRule="atLeast"/>
        </w:trPr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In the Leaving from section type in Denver (DEN) then in the Going to section type in Dallas (DFW)</w:t>
            </w:r>
          </w:p>
        </w:tc>
        <w:tc>
          <w:tcPr>
            <w:tcW w:type="dxa" w:w="3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Both Leaving and Going to destinations should be entered on the websit</w:t>
            </w:r>
          </w:p>
        </w:tc>
        <w:tc>
          <w:tcPr>
            <w:tcW w:type="dxa" w:w="1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f9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F900"/>
                  </w14:solidFill>
                </w14:textFill>
              </w:rPr>
              <w:t>Check</w:t>
            </w:r>
          </w:p>
        </w:tc>
      </w:tr>
      <w:tr>
        <w:tblPrEx>
          <w:shd w:val="clear" w:color="auto" w:fill="cdd4e9"/>
        </w:tblPrEx>
        <w:trPr>
          <w:trHeight w:val="1050" w:hRule="atLeast"/>
        </w:trPr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In the dates section set the departure date to July 28</w:t>
            </w: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vertAlign w:val="superscript"/>
                <w:rtl w:val="0"/>
                <w:lang w:val="en-US"/>
              </w:rPr>
              <w:t>th</w:t>
            </w: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and the return date to August 4th</w:t>
            </w:r>
          </w:p>
        </w:tc>
        <w:tc>
          <w:tcPr>
            <w:tcW w:type="dxa" w:w="3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The departure and return dates should be entered</w:t>
            </w:r>
            <w:r>
              <w:rPr>
                <w:rFonts w:ascii="Tahoma" w:cs="Tahoma" w:hAnsi="Tahoma" w:eastAsia="Tahoma"/>
                <w:sz w:val="22"/>
                <w:szCs w:val="22"/>
                <w:shd w:val="nil" w:color="auto" w:fill="auto"/>
              </w:rPr>
            </w:r>
          </w:p>
        </w:tc>
        <w:tc>
          <w:tcPr>
            <w:tcW w:type="dxa" w:w="1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f9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F900"/>
                  </w14:solidFill>
                </w14:textFill>
              </w:rPr>
              <w:t>Check</w:t>
            </w:r>
          </w:p>
        </w:tc>
      </w:tr>
      <w:tr>
        <w:tblPrEx>
          <w:shd w:val="clear" w:color="auto" w:fill="cdd4e9"/>
        </w:tblPrEx>
        <w:trPr>
          <w:trHeight w:val="1050" w:hRule="atLeast"/>
        </w:trPr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Click the red search button</w:t>
            </w:r>
          </w:p>
        </w:tc>
        <w:tc>
          <w:tcPr>
            <w:tcW w:type="dxa" w:w="3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The search page results should load with the available flights</w:t>
            </w:r>
            <w:r>
              <w:rPr>
                <w:rFonts w:ascii="Tahoma" w:cs="Tahoma" w:hAnsi="Tahoma" w:eastAsia="Tahoma"/>
                <w:sz w:val="22"/>
                <w:szCs w:val="22"/>
                <w:shd w:val="nil" w:color="auto" w:fill="auto"/>
              </w:rPr>
            </w:r>
          </w:p>
        </w:tc>
        <w:tc>
          <w:tcPr>
            <w:tcW w:type="dxa" w:w="1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f9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F900"/>
                  </w14:solidFill>
                </w14:textFill>
              </w:rPr>
              <w:t>Check</w:t>
            </w:r>
          </w:p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3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3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3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3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Overall Test Status:</w:t>
      </w:r>
    </w:p>
    <w:p>
      <w:pPr>
        <w:pStyle w:val="Body"/>
        <w:rPr>
          <w:rFonts w:ascii="Tahoma" w:cs="Tahoma" w:hAnsi="Tahoma" w:eastAsia="Tahoma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sz w:val="22"/>
          <w:szCs w:val="22"/>
        </w:rPr>
      </w:pPr>
      <w:del w:id="3" w:date="2025-07-15T11:58:56Z" w:author="Lane Pollock">
        <w:r>
          <w:rPr>
            <w:rFonts w:ascii="Tahoma" w:hAnsi="Tahoma"/>
            <w:sz w:val="22"/>
            <w:szCs w:val="22"/>
            <w:rtl w:val="0"/>
            <w:lang w:val="en-US"/>
          </w:rPr>
          <w:delText>_______________________________________________________________________</w:delText>
        </w:r>
      </w:del>
      <w:ins w:id="4" w:date="2025-07-15T11:59:31Z" w:author="Lane Pollock">
        <w:r>
          <w:rPr>
            <w:rFonts w:ascii="Tahoma" w:hAnsi="Tahoma"/>
            <w:sz w:val="22"/>
            <w:szCs w:val="22"/>
            <w:rtl w:val="0"/>
            <w:lang w:val="en-US"/>
          </w:rPr>
          <w:t>Test case directs user to the search results on Orbitz for flights from Denver to Dallas.</w:t>
        </w:r>
      </w:ins>
    </w:p>
    <w:p>
      <w:pPr>
        <w:pStyle w:val="Body"/>
        <w:rPr>
          <w:rFonts w:ascii="Tahoma" w:cs="Tahoma" w:hAnsi="Tahoma" w:eastAsia="Tahoma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Run History:</w:t>
      </w:r>
    </w:p>
    <w:tbl>
      <w:tblPr>
        <w:tblW w:w="946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6"/>
        <w:gridCol w:w="2532"/>
        <w:gridCol w:w="4140"/>
        <w:gridCol w:w="2340"/>
      </w:tblGrid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Run Date</w:t>
            </w:r>
          </w:p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Run By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Results</w:t>
            </w:r>
          </w:p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7/15/25</w:t>
            </w:r>
          </w:p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Lane Pollock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</w:pPr>
      <w:r>
        <w:rPr>
          <w:rFonts w:ascii="Tahoma" w:cs="Tahoma" w:hAnsi="Tahoma" w:eastAsia="Tahoma"/>
          <w:b w:val="1"/>
          <w:bCs w:val="1"/>
          <w:sz w:val="22"/>
          <w:szCs w:val="22"/>
        </w:rPr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ahom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pBdr>
        <w:top w:val="single" w:color="a5a5a5" w:sz="4" w:space="0" w:shadow="0" w:frame="0"/>
        <w:left w:val="nil"/>
        <w:bottom w:val="nil"/>
        <w:right w:val="nil"/>
      </w:pBdr>
      <w:tabs>
        <w:tab w:val="right" w:pos="8620"/>
        <w:tab w:val="clear" w:pos="8640"/>
      </w:tabs>
    </w:pPr>
    <w:r>
      <w:rPr>
        <w:rFonts w:ascii="Tahoma" w:hAnsi="Tahoma"/>
        <w:outline w:val="0"/>
        <w:color w:val="7f7f7f"/>
        <w:sz w:val="20"/>
        <w:szCs w:val="20"/>
        <w:u w:color="7f7f7f"/>
        <w:rtl w:val="0"/>
        <w:lang w:val="en-US"/>
        <w14:textFill>
          <w14:solidFill>
            <w14:srgbClr w14:val="7F7F7F"/>
          </w14:solidFill>
        </w14:textFill>
      </w:rPr>
      <w:t xml:space="preserve">GAME2338-001 - Abrahams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shd w:val="nil" w:color="auto" w:fill="auto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