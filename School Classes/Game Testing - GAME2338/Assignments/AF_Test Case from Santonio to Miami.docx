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Case ID: _____________AF_TC001_________________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Case Name: ______San Antonio to Miami___________________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Component: __Travelocity A0002F____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Case Designer: ________Alexia Flores__________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Creation Date: _____7/14/2025_____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By: _______7/14/202_____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Date: ______7/14/202_____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Requirements Covered: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________Reg 002__________________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Description/Purpose: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_To make sure a user can book a flight from San Antinio to Miami using the Travelocity website. 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Pre-Test Conditions: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_User has internet, Travelocity is working, Browser is updated and compatible with Travelocity website. _</w:t>
      </w: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Steps:</w:t>
      </w:r>
    </w:p>
    <w:tbl>
      <w:tblPr>
        <w:tblW w:w="863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12"/>
        <w:gridCol w:w="3231"/>
        <w:gridCol w:w="3296"/>
        <w:gridCol w:w="1591"/>
      </w:tblGrid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#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Description</w:t>
            </w:r>
          </w:p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Expected Result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Check (</w:t>
            </w:r>
            <w:r>
              <w:rPr>
                <w:rFonts w:ascii="Tahoma" w:hAnsi="Tahoma" w:hint="default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√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79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40" w:after="24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Type in the Travelocity website into your browser (</w:t>
            </w:r>
            <w:r>
              <w:rPr>
                <w:rStyle w:val="Hyperlink.0"/>
                <w:rFonts w:ascii="Tahoma" w:cs="Tahoma" w:hAnsi="Tahoma" w:eastAsia="Tahoma"/>
                <w:b w:val="0"/>
                <w:bCs w:val="0"/>
                <w:sz w:val="22"/>
                <w:szCs w:val="22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rFonts w:ascii="Tahoma" w:cs="Tahoma" w:hAnsi="Tahoma" w:eastAsia="Tahoma"/>
                <w:b w:val="0"/>
                <w:bCs w:val="0"/>
                <w:sz w:val="22"/>
                <w:szCs w:val="22"/>
                <w:shd w:val="nil" w:color="auto" w:fill="auto"/>
                <w:lang w:val="en-US"/>
              </w:rPr>
              <w:instrText xml:space="preserve"> HYPERLINK "https://www.travelocity.com"</w:instrText>
            </w:r>
            <w:r>
              <w:rPr>
                <w:rStyle w:val="Hyperlink.0"/>
                <w:rFonts w:ascii="Tahoma" w:cs="Tahoma" w:hAnsi="Tahoma" w:eastAsia="Tahoma"/>
                <w:b w:val="0"/>
                <w:bCs w:val="0"/>
                <w:sz w:val="22"/>
                <w:szCs w:val="22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rFonts w:ascii="Tahoma" w:hAnsi="Tahoma"/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https://www.travelocity.com</w:t>
            </w:r>
            <w:r>
              <w:rPr>
                <w:rFonts w:ascii="Tahoma" w:cs="Tahoma" w:hAnsi="Tahoma" w:eastAsia="Tahoma"/>
                <w:b w:val="1"/>
                <w:bCs w:val="1"/>
                <w:sz w:val="22"/>
                <w:szCs w:val="22"/>
              </w:rPr>
              <w:fldChar w:fldCharType="end" w:fldLock="0"/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Travelocity loads successfully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</w:p>
        </w:tc>
      </w:tr>
      <w:tr>
        <w:tblPrEx>
          <w:shd w:val="clear" w:color="auto" w:fill="cdd4e9"/>
        </w:tblPrEx>
        <w:trPr>
          <w:trHeight w:val="105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will see the homepage, Select the Flights tab and then choose the </w:t>
            </w:r>
            <w:r>
              <w:rPr>
                <w:rFonts w:ascii="Tahoma" w:hAnsi="Tahoma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‘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Roundtrip</w:t>
            </w:r>
            <w:r>
              <w:rPr>
                <w:rFonts w:ascii="Tahoma" w:hAnsi="Tahoma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’ 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option</w:t>
            </w:r>
          </w:p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The flights tab will open, then the Roundtrip option will be selected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dd4e9"/>
        </w:tblPrEx>
        <w:trPr>
          <w:trHeight w:val="105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In the Leaving from section type in San Antonio Intl then in the Going to section type in Miami Intl</w:t>
            </w:r>
          </w:p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Both Leaving and Going to destinations should be entered on the website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dd4e9"/>
        </w:tblPrEx>
        <w:trPr>
          <w:trHeight w:val="105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In the dates section set the departure date to July 28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vertAlign w:val="superscript"/>
                <w:rtl w:val="0"/>
                <w:lang w:val="en-US"/>
              </w:rPr>
              <w:t>th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and the return date to August 4th</w:t>
            </w:r>
          </w:p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The departure and return dates should be entered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dd4e9"/>
        </w:tblPrEx>
        <w:trPr>
          <w:trHeight w:val="79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Click the blue search button</w:t>
            </w:r>
          </w:p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The search page results should load with the available flights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f9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F9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Overall Test Status:</w:t>
      </w:r>
    </w:p>
    <w:p>
      <w:pPr>
        <w:pStyle w:val="Body"/>
        <w:rPr>
          <w:rFonts w:ascii="Tahoma" w:cs="Tahoma" w:hAnsi="Tahoma" w:eastAsia="Tahoma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sz w:val="22"/>
          <w:szCs w:val="22"/>
        </w:rPr>
      </w:pPr>
      <w:del w:id="0" w:date="2025-07-15T12:01:04Z" w:author="Lane Pollock">
        <w:r>
          <w:rPr>
            <w:rFonts w:ascii="Tahoma" w:hAnsi="Tahoma"/>
            <w:sz w:val="22"/>
            <w:szCs w:val="22"/>
            <w:rtl w:val="0"/>
            <w:lang w:val="en-US"/>
          </w:rPr>
          <w:delText>_______________________________________________________________________</w:delText>
        </w:r>
      </w:del>
      <w:ins w:id="1" w:date="2025-07-15T12:01:17Z" w:author="Lane Pollock">
        <w:r>
          <w:rPr>
            <w:rFonts w:ascii="Tahoma" w:hAnsi="Tahoma"/>
            <w:sz w:val="22"/>
            <w:szCs w:val="22"/>
            <w:rtl w:val="0"/>
            <w:lang w:val="en-US"/>
          </w:rPr>
          <w:t>Test directs user to the search results from the flight search above.</w:t>
        </w:r>
      </w:ins>
    </w:p>
    <w:p>
      <w:pPr>
        <w:pStyle w:val="Body"/>
        <w:rPr>
          <w:rFonts w:ascii="Tahoma" w:cs="Tahoma" w:hAnsi="Tahoma" w:eastAsia="Tahoma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sz w:val="22"/>
          <w:szCs w:val="22"/>
        </w:rPr>
      </w:pPr>
    </w:p>
    <w:p>
      <w:pPr>
        <w:pStyle w:val="Body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Run History:</w:t>
      </w:r>
    </w:p>
    <w:tbl>
      <w:tblPr>
        <w:tblW w:w="94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6"/>
        <w:gridCol w:w="2532"/>
        <w:gridCol w:w="4140"/>
        <w:gridCol w:w="2340"/>
      </w:tblGrid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Date</w:t>
            </w:r>
          </w:p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By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Results</w:t>
            </w:r>
          </w:p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07/15/25</w:t>
            </w:r>
          </w:p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Lane Pollock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</w:t>
            </w:r>
          </w:p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</w:pPr>
      <w:r>
        <w:rPr>
          <w:rFonts w:ascii="Tahoma" w:cs="Tahoma" w:hAnsi="Tahoma" w:eastAsia="Tahoma"/>
          <w:b w:val="1"/>
          <w:bCs w:val="1"/>
          <w:sz w:val="22"/>
          <w:szCs w:val="22"/>
        </w:rPr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ahom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pBdr>
        <w:top w:val="single" w:color="a5a5a5" w:sz="4" w:space="0" w:shadow="0" w:frame="0"/>
        <w:left w:val="nil"/>
        <w:bottom w:val="nil"/>
        <w:right w:val="nil"/>
      </w:pBdr>
      <w:tabs>
        <w:tab w:val="right" w:pos="8620"/>
        <w:tab w:val="clear" w:pos="8640"/>
      </w:tabs>
    </w:pPr>
    <w:r>
      <w:rPr>
        <w:rFonts w:ascii="Tahoma" w:hAnsi="Tahoma"/>
        <w:outline w:val="0"/>
        <w:color w:val="7f7f7f"/>
        <w:sz w:val="20"/>
        <w:szCs w:val="20"/>
        <w:u w:color="7f7f7f"/>
        <w:rtl w:val="0"/>
        <w:lang w:val="en-US"/>
        <w14:textFill>
          <w14:solidFill>
            <w14:srgbClr w14:val="7F7F7F"/>
          </w14:solidFill>
        </w14:textFill>
      </w:rPr>
      <w:t xml:space="preserve">GAME2338-001 - Abrahams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Tahoma" w:cs="Tahoma" w:hAnsi="Tahoma" w:eastAsia="Tahoma"/>
      <w:shd w:val="nil" w:color="auto" w:fill="auto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